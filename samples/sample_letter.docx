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 Robert Shaffer</w:t>
        <w:br/>
      </w:r>
      <w:r>
        <w:t>Duke Street Medical Centre</w:t>
        <w:br/>
      </w:r>
      <w:r>
        <w:t>8/432 King Part</w:t>
        <w:br/>
      </w:r>
      <w:r>
        <w:t>Catherinefurt NT 5783</w:t>
        <w:br/>
      </w:r>
      <w:r>
        <w:t>Phone: (02) 9946 8390</w:t>
        <w:br/>
      </w:r>
      <w:r>
        <w:t>Email: r.shaffer@example.org</w:t>
      </w:r>
    </w:p>
    <w:p>
      <w:pPr>
        <w:jc w:val="right"/>
      </w:pPr>
      <w:r>
        <w:t>14 October 2025</w:t>
      </w:r>
    </w:p>
    <w:p>
      <w:r>
        <w:t>Dr Samantha Garner</w:t>
        <w:br/>
      </w:r>
      <w:r>
        <w:t>Spencerberg Cardiology Clinic</w:t>
        <w:br/>
      </w:r>
      <w:r>
        <w:t>521 Curtis Pass</w:t>
        <w:br/>
      </w:r>
      <w:r>
        <w:t>Smithchester ACT 2682</w:t>
      </w:r>
    </w:p>
    <w:p>
      <w:r>
        <w:t>Dear Dr Garner,</w:t>
      </w:r>
    </w:p>
    <w:p>
      <w:r>
        <w:rPr>
          <w:b/>
        </w:rPr>
        <w:t xml:space="preserve">Re: </w:t>
      </w:r>
      <w:r>
        <w:t>Tiffany Leon, DOB 11 December 1961, Medicare 5245 37895 7</w:t>
      </w:r>
    </w:p>
    <w:p>
      <w:r>
        <w:t>Thank you for seeing Tiffany, a retired teacher with intermittent palpitations.</w:t>
      </w:r>
      <w:ins w:id="901" w:author="Emily Wilson" w:date="2025-10-14T09:30:00Z">
        <w:r>
          <w:t xml:space="preserve"> Her son, David Horn, will accompany her to appointments.</w:t>
        </w:r>
      </w:ins>
      <w:del w:id="902" w:author="Emily Wilson" w:date="2025-10-14T09:30:00Z">
        <w:r>
          <w:delText xml:space="preserve"> Please copy all correspondence to John Fischer.</w:delText>
        </w:r>
      </w:del>
    </w:p>
    <w:p>
      <w:r>
        <w:t>She was last reviewed in May 2024 after a fall near the Sydney Opera House. Please quote invoice number INV-20931 for the enclosed pathology results.</w:t>
      </w:r>
    </w:p>
    <w:p>
      <w:r>
        <w:pict>
          <v:rect style="width:260pt;height:40pt" strokecolor="#1F4E79" filled="f">
            <v:textbox>
              <w:txbxContent>
                <w:p>
                  <w:r>
                    <w:t xml:space="preserve">Urgent callback: 0495 472 540</w:t>
                  </w:r>
                </w:p>
              </w:txbxContent>
            </v:textbox>
          </v:rect>
        </w:pict>
      </w:r>
    </w:p>
    <w:p>
      <w:r>
        <w:t>Yours sincerely,</w:t>
        <w:br/>
      </w:r>
      <w:r>
        <w:t>Dr Robert Shaffer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letter</dc:title>
  <dc:subject/>
  <dc:creator>Sally Yates</dc:creator>
  <cp:keywords/>
  <dc:description>generated by python-docx</dc:description>
  <cp:lastModifiedBy>Sally Yates</cp:lastModifiedBy>
  <cp:revision>1</cp:revision>
  <dcterms:created xsi:type="dcterms:W3CDTF">2013-12-23T23:15:00Z</dcterms:created>
  <dcterms:modified xsi:type="dcterms:W3CDTF">2013-12-23T23:15:00Z</dcterms:modified>
  <cp:category/>
</cp:coreProperties>
</file>